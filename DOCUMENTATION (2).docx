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2DF6" w14:textId="18610F8C" w:rsidR="00CA7710" w:rsidRDefault="00CA7710">
      <w:r>
        <w:t xml:space="preserve">DOCUMENTATION </w:t>
      </w:r>
    </w:p>
    <w:p w14:paraId="6EE75B06" w14:textId="19EBC0AB" w:rsidR="00CA7710" w:rsidRPr="009F7390" w:rsidRDefault="00CA7710" w:rsidP="009F7390">
      <w:pPr>
        <w:pStyle w:val="ListParagraph"/>
        <w:numPr>
          <w:ilvl w:val="0"/>
          <w:numId w:val="2"/>
        </w:numPr>
        <w:rPr>
          <w:b/>
          <w:bCs/>
          <w:color w:val="B3E5A1" w:themeColor="accent6" w:themeTint="66"/>
        </w:rPr>
      </w:pPr>
      <w:r w:rsidRPr="009F7390">
        <w:rPr>
          <w:b/>
          <w:bCs/>
          <w:color w:val="B3E5A1" w:themeColor="accent6" w:themeTint="66"/>
        </w:rPr>
        <w:t>What is our project about?</w:t>
      </w:r>
    </w:p>
    <w:p w14:paraId="51BCA96A" w14:textId="00911FD9" w:rsidR="00CA7710" w:rsidRDefault="00CA7710" w:rsidP="009F7390">
      <w:r>
        <w:t>Our project aims to help students with free resources when doing research</w:t>
      </w:r>
      <w:r w:rsidR="00B265B6">
        <w:t xml:space="preserve"> and when in need </w:t>
      </w:r>
      <w:r w:rsidR="007A0DBB">
        <w:t>of</w:t>
      </w:r>
      <w:r w:rsidR="00B265B6">
        <w:t xml:space="preserve"> study material</w:t>
      </w:r>
      <w:r>
        <w:t xml:space="preserve">, it also helps share information with each other.  We are trying to create a platform where it’s easy to get access to the necessary information. We are trying to exchange skills instead of paying for it and this allows us to work together as a </w:t>
      </w:r>
      <w:r w:rsidR="009F7390">
        <w:t>unit.</w:t>
      </w:r>
    </w:p>
    <w:p w14:paraId="0D3FE88F" w14:textId="3A2B1694" w:rsidR="009F7390" w:rsidRDefault="009F7390" w:rsidP="009F7390">
      <w:pPr>
        <w:pStyle w:val="ListParagraph"/>
      </w:pPr>
    </w:p>
    <w:p w14:paraId="30E6FD23" w14:textId="2F4D2A14" w:rsidR="009F7390" w:rsidRDefault="009F7390" w:rsidP="009F7390">
      <w:pPr>
        <w:pStyle w:val="ListParagraph"/>
        <w:numPr>
          <w:ilvl w:val="0"/>
          <w:numId w:val="1"/>
        </w:numPr>
        <w:jc w:val="both"/>
        <w:rPr>
          <w:b/>
          <w:bCs/>
          <w:color w:val="B3E5A1" w:themeColor="accent6" w:themeTint="66"/>
        </w:rPr>
      </w:pPr>
      <w:r w:rsidRPr="009F7390">
        <w:rPr>
          <w:b/>
          <w:bCs/>
          <w:color w:val="B3E5A1" w:themeColor="accent6" w:themeTint="66"/>
        </w:rPr>
        <w:t>What is the current situation regarding our project?</w:t>
      </w:r>
    </w:p>
    <w:p w14:paraId="1CA8A0E6" w14:textId="069EA3A7" w:rsidR="009F7390" w:rsidRPr="009F7390" w:rsidRDefault="009F7390" w:rsidP="009F7390">
      <w:pPr>
        <w:pStyle w:val="ListParagraph"/>
        <w:jc w:val="both"/>
      </w:pPr>
      <w:r>
        <w:t>The current situation regarding our project is not too bad</w:t>
      </w:r>
      <w:r w:rsidR="00E34264">
        <w:t xml:space="preserve"> however it is limited -</w:t>
      </w:r>
      <w:r>
        <w:t xml:space="preserve"> in terms of finding resources but it is repetitive in certain situations and sometimes mis-using AI </w:t>
      </w:r>
      <w:r w:rsidR="00E34264">
        <w:t>, the cost of text  books are available but are expensive and are only available for a period of time-</w:t>
      </w:r>
      <w:r>
        <w:t>thus we create this project for this exact reason so we can get new   updated information</w:t>
      </w:r>
      <w:r w:rsidR="00E34264">
        <w:t xml:space="preserve"> and at free cost and we would all be learning rather than just getting answers.</w:t>
      </w:r>
    </w:p>
    <w:p w14:paraId="0E6B904B" w14:textId="77777777" w:rsidR="00775C52" w:rsidRDefault="00775C52" w:rsidP="009F7390">
      <w:pPr>
        <w:pStyle w:val="ListParagraph"/>
        <w:jc w:val="both"/>
      </w:pPr>
    </w:p>
    <w:p w14:paraId="2B55F55B" w14:textId="2D2D360D" w:rsidR="00775C52" w:rsidRDefault="00775C52" w:rsidP="009F7390">
      <w:pPr>
        <w:pStyle w:val="ListParagraph"/>
        <w:jc w:val="both"/>
        <w:rPr>
          <w:b/>
          <w:bCs/>
          <w:color w:val="00B050"/>
        </w:rPr>
      </w:pPr>
      <w:r w:rsidRPr="00775C52">
        <w:rPr>
          <w:b/>
          <w:bCs/>
          <w:color w:val="00B050"/>
        </w:rPr>
        <w:t>Why does it matter in ICT:</w:t>
      </w:r>
    </w:p>
    <w:p w14:paraId="767AE2ED" w14:textId="422661B5" w:rsidR="00775C52" w:rsidRPr="00EE7C7B" w:rsidRDefault="00775C52" w:rsidP="009F7390">
      <w:pPr>
        <w:pStyle w:val="ListParagraph"/>
        <w:jc w:val="both"/>
        <w:rPr>
          <w:color w:val="000000" w:themeColor="text1"/>
        </w:rPr>
      </w:pPr>
      <w:r w:rsidRPr="00EE7C7B">
        <w:rPr>
          <w:color w:val="000000" w:themeColor="text1"/>
        </w:rPr>
        <w:t xml:space="preserve">ICT is a fast and growing </w:t>
      </w:r>
      <w:r w:rsidR="00EE7C7B" w:rsidRPr="00EE7C7B">
        <w:rPr>
          <w:color w:val="000000" w:themeColor="text1"/>
        </w:rPr>
        <w:t>field,</w:t>
      </w:r>
      <w:r w:rsidRPr="00EE7C7B">
        <w:rPr>
          <w:color w:val="000000" w:themeColor="text1"/>
        </w:rPr>
        <w:t xml:space="preserve"> and we get new information about everything nowadays and I think that our website tries to match the standard we try to give updated information depending on the major and the resources it can </w:t>
      </w:r>
      <w:r w:rsidR="00EE7C7B" w:rsidRPr="00EE7C7B">
        <w:rPr>
          <w:color w:val="000000" w:themeColor="text1"/>
        </w:rPr>
        <w:t>collect</w:t>
      </w:r>
      <w:r w:rsidRPr="00EE7C7B">
        <w:rPr>
          <w:color w:val="000000" w:themeColor="text1"/>
        </w:rPr>
        <w:t xml:space="preserve"> based on type of research you are trying to </w:t>
      </w:r>
      <w:r w:rsidR="00EE7C7B" w:rsidRPr="00EE7C7B">
        <w:rPr>
          <w:color w:val="000000" w:themeColor="text1"/>
        </w:rPr>
        <w:t>be collecting</w:t>
      </w:r>
      <w:r w:rsidRPr="00EE7C7B">
        <w:rPr>
          <w:color w:val="000000" w:themeColor="text1"/>
        </w:rPr>
        <w:t>.</w:t>
      </w:r>
    </w:p>
    <w:p w14:paraId="3C67038F" w14:textId="2FD506D7" w:rsidR="009F7390" w:rsidRDefault="00394178" w:rsidP="00394178">
      <w:pPr>
        <w:jc w:val="both"/>
        <w:rPr>
          <w:b/>
          <w:bCs/>
          <w:color w:val="B3E5A1" w:themeColor="accent6" w:themeTint="66"/>
        </w:rPr>
      </w:pPr>
      <w:r w:rsidRPr="00394178">
        <w:rPr>
          <w:b/>
          <w:bCs/>
          <w:color w:val="B3E5A1" w:themeColor="accent6" w:themeTint="66"/>
        </w:rPr>
        <w:t xml:space="preserve">PROBLEM SOLVING </w:t>
      </w:r>
      <w:r>
        <w:rPr>
          <w:b/>
          <w:bCs/>
          <w:color w:val="B3E5A1" w:themeColor="accent6" w:themeTint="66"/>
        </w:rPr>
        <w:t>STATEMENT:</w:t>
      </w:r>
    </w:p>
    <w:p w14:paraId="794A32A2" w14:textId="6939E565" w:rsidR="00394178" w:rsidRDefault="00394178" w:rsidP="00394178">
      <w:pPr>
        <w:jc w:val="both"/>
      </w:pPr>
      <w:r>
        <w:t xml:space="preserve">Our project aims to help students with resources </w:t>
      </w:r>
      <w:r w:rsidR="00B265B6">
        <w:t xml:space="preserve">and study material </w:t>
      </w:r>
      <w:r>
        <w:t xml:space="preserve">that are </w:t>
      </w:r>
      <w:r w:rsidR="007A0DBB">
        <w:t>cost-free</w:t>
      </w:r>
      <w:r>
        <w:t xml:space="preserve"> and effective in helping each other by providing updated information. It avoids us misusing platforms like AI-generated apps and using the same information as others.</w:t>
      </w:r>
    </w:p>
    <w:p w14:paraId="1AD7B512" w14:textId="77777777" w:rsidR="00520D4A" w:rsidRDefault="00520D4A" w:rsidP="00394178">
      <w:pPr>
        <w:jc w:val="both"/>
      </w:pPr>
    </w:p>
    <w:p w14:paraId="1C53D8C1" w14:textId="43D0E2EA" w:rsidR="00520D4A" w:rsidRPr="00E70161" w:rsidRDefault="00520D4A" w:rsidP="00394178">
      <w:pPr>
        <w:jc w:val="both"/>
        <w:rPr>
          <w:b/>
          <w:bCs/>
          <w:color w:val="4EA72E" w:themeColor="accent6"/>
          <w:u w:val="single"/>
        </w:rPr>
      </w:pPr>
      <w:r w:rsidRPr="00E70161">
        <w:rPr>
          <w:b/>
          <w:bCs/>
          <w:color w:val="4EA72E" w:themeColor="accent6"/>
          <w:u w:val="single"/>
        </w:rPr>
        <w:t>Proposal Solution (what we offer)</w:t>
      </w:r>
    </w:p>
    <w:p w14:paraId="2AA4666C" w14:textId="5E451F9F" w:rsidR="00520D4A" w:rsidRPr="00520D4A" w:rsidRDefault="00520D4A" w:rsidP="00394178">
      <w:pPr>
        <w:jc w:val="both"/>
      </w:pPr>
      <w:r w:rsidRPr="00520D4A">
        <w:t>We are creating resources for the following majors:</w:t>
      </w:r>
    </w:p>
    <w:p w14:paraId="298C28C5" w14:textId="054A6609" w:rsidR="00520D4A" w:rsidRDefault="00B265B6" w:rsidP="00520D4A">
      <w:pPr>
        <w:pStyle w:val="ListParagraph"/>
        <w:numPr>
          <w:ilvl w:val="0"/>
          <w:numId w:val="1"/>
        </w:numPr>
        <w:jc w:val="both"/>
      </w:pPr>
      <w:r>
        <w:t xml:space="preserve">STEM </w:t>
      </w:r>
      <w:proofErr w:type="gramStart"/>
      <w:r>
        <w:t>majors</w:t>
      </w:r>
      <w:proofErr w:type="gramEnd"/>
      <w:r w:rsidR="007A0DBB">
        <w:t xml:space="preserve"> students</w:t>
      </w:r>
    </w:p>
    <w:p w14:paraId="6F5BA655" w14:textId="77777777" w:rsidR="00535B78" w:rsidRPr="00520D4A" w:rsidRDefault="00535B78" w:rsidP="00535B78">
      <w:pPr>
        <w:jc w:val="both"/>
        <w:rPr>
          <w:del w:id="0" w:author="Sthandiwe Shezi" w:date="2026-04-11T13:21:00Z" w16du:dateUtc="2026-04-11T11:21:00Z"/>
        </w:rPr>
      </w:pPr>
    </w:p>
    <w:p w14:paraId="53F650B3" w14:textId="073649CE" w:rsidR="00290E1B" w:rsidRPr="00520D4A" w:rsidRDefault="00290E1B" w:rsidP="00520D4A">
      <w:pPr>
        <w:pStyle w:val="ListParagraph"/>
        <w:jc w:val="both"/>
      </w:pPr>
      <w:r>
        <w:t xml:space="preserve">We plan on collecting as many resources as possible for the following majors and hopefully it will be put to good use with the students that do look for updated information which will help them and make their research on topics a bit easier. All </w:t>
      </w:r>
      <w:r>
        <w:lastRenderedPageBreak/>
        <w:t xml:space="preserve">information gathered will be information that we were given permission to access and references will take </w:t>
      </w:r>
      <w:r w:rsidR="00433434">
        <w:t>place.</w:t>
      </w:r>
    </w:p>
    <w:p w14:paraId="35477736" w14:textId="77777777" w:rsidR="00520D4A" w:rsidRDefault="00520D4A" w:rsidP="00394178">
      <w:pPr>
        <w:jc w:val="both"/>
        <w:rPr>
          <w:color w:val="4EA72E" w:themeColor="accent6"/>
        </w:rPr>
      </w:pPr>
    </w:p>
    <w:p w14:paraId="59AECAC6" w14:textId="38E90028" w:rsidR="00E70161" w:rsidRPr="00E70161" w:rsidRDefault="00E70161" w:rsidP="00E70161">
      <w:pPr>
        <w:jc w:val="both"/>
        <w:rPr>
          <w:b/>
          <w:bCs/>
          <w:color w:val="4EA72E" w:themeColor="accent6"/>
          <w:u w:val="single"/>
        </w:rPr>
      </w:pPr>
      <w:r w:rsidRPr="00E70161">
        <w:rPr>
          <w:b/>
          <w:bCs/>
          <w:color w:val="4EA72E" w:themeColor="accent6"/>
          <w:u w:val="single"/>
        </w:rPr>
        <w:t>Plan</w:t>
      </w:r>
      <w:r>
        <w:rPr>
          <w:b/>
          <w:bCs/>
          <w:color w:val="4EA72E" w:themeColor="accent6"/>
          <w:u w:val="single"/>
        </w:rPr>
        <w:t>ning</w:t>
      </w:r>
      <w:r w:rsidRPr="00E70161">
        <w:rPr>
          <w:b/>
          <w:bCs/>
          <w:color w:val="4EA72E" w:themeColor="accent6"/>
          <w:u w:val="single"/>
        </w:rPr>
        <w:t xml:space="preserve"> and resources:</w:t>
      </w:r>
    </w:p>
    <w:p w14:paraId="21A5F7F5" w14:textId="089B6551" w:rsidR="00E70161" w:rsidRPr="00E70161" w:rsidRDefault="00E70161" w:rsidP="00E70161">
      <w:pPr>
        <w:jc w:val="both"/>
        <w:rPr>
          <w:color w:val="000000" w:themeColor="text1"/>
        </w:rPr>
      </w:pPr>
      <w:r w:rsidRPr="00E70161">
        <w:rPr>
          <w:color w:val="000000" w:themeColor="text1"/>
        </w:rPr>
        <w:t xml:space="preserve">A responsive website will be designed and implemented to address this problem. A website which provides free and accessible academic resources will be developed. Basic HTML concepts will be used for structure as well as modern CSS techniques and styles for a responsive layout. JavaScript will be implemented and have the responsibility of being able to fetch and display data. The website will also contain interactive features which enable users to interact with each other by sharing information and engaging with each </w:t>
      </w:r>
      <w:r w:rsidR="00B265B6" w:rsidRPr="00E70161">
        <w:rPr>
          <w:color w:val="000000" w:themeColor="text1"/>
        </w:rPr>
        <w:t>other</w:t>
      </w:r>
      <w:r w:rsidR="00B265B6">
        <w:rPr>
          <w:color w:val="000000" w:themeColor="text1"/>
        </w:rPr>
        <w:t xml:space="preserve"> (a comment section)</w:t>
      </w:r>
      <w:r w:rsidRPr="00E70161">
        <w:rPr>
          <w:color w:val="000000" w:themeColor="text1"/>
        </w:rPr>
        <w:t>. Git will be used to maintain a cle</w:t>
      </w:r>
      <w:r w:rsidR="00B265B6">
        <w:rPr>
          <w:color w:val="000000" w:themeColor="text1"/>
        </w:rPr>
        <w:t>a</w:t>
      </w:r>
      <w:r w:rsidRPr="00E70161">
        <w:rPr>
          <w:color w:val="000000" w:themeColor="text1"/>
        </w:rPr>
        <w:t xml:space="preserve">n and well-organized </w:t>
      </w:r>
      <w:r w:rsidR="00B265B6" w:rsidRPr="00E70161">
        <w:rPr>
          <w:color w:val="000000" w:themeColor="text1"/>
        </w:rPr>
        <w:t>code,</w:t>
      </w:r>
      <w:r w:rsidRPr="00E70161">
        <w:rPr>
          <w:color w:val="000000" w:themeColor="text1"/>
        </w:rPr>
        <w:t xml:space="preserve"> and it is also important for version control. Lastly thorough testing will be done to ensure that the website runs and works safely and efficiently across different devices and browser types. </w:t>
      </w:r>
    </w:p>
    <w:p w14:paraId="7726264D" w14:textId="77777777" w:rsidR="00E70161" w:rsidRPr="00E70161" w:rsidRDefault="00E70161" w:rsidP="00E70161">
      <w:pPr>
        <w:jc w:val="both"/>
        <w:rPr>
          <w:color w:val="4EA72E" w:themeColor="accent6"/>
        </w:rPr>
      </w:pPr>
    </w:p>
    <w:p w14:paraId="76F0BADB" w14:textId="77777777" w:rsidR="00B25615" w:rsidRDefault="00B25615" w:rsidP="00394178">
      <w:pPr>
        <w:jc w:val="both"/>
        <w:rPr>
          <w:color w:val="4EA72E" w:themeColor="accent6"/>
        </w:rPr>
      </w:pPr>
    </w:p>
    <w:p w14:paraId="2B511458" w14:textId="032EC72C" w:rsidR="00B25615" w:rsidRPr="00E70161" w:rsidRDefault="00B25615" w:rsidP="00394178">
      <w:pPr>
        <w:jc w:val="both"/>
        <w:rPr>
          <w:b/>
          <w:bCs/>
          <w:color w:val="4EA72E" w:themeColor="accent6"/>
          <w:u w:val="single"/>
        </w:rPr>
      </w:pPr>
      <w:r w:rsidRPr="00E70161">
        <w:rPr>
          <w:b/>
          <w:bCs/>
          <w:color w:val="4EA72E" w:themeColor="accent6"/>
          <w:u w:val="single"/>
        </w:rPr>
        <w:t>Exam Prep Research</w:t>
      </w:r>
    </w:p>
    <w:p w14:paraId="10D38862" w14:textId="4215BC66" w:rsidR="000127C0" w:rsidRDefault="00B25615" w:rsidP="00394178">
      <w:pPr>
        <w:jc w:val="both"/>
        <w:rPr>
          <w:sz w:val="22"/>
          <w:szCs w:val="22"/>
        </w:rPr>
      </w:pPr>
      <w:r>
        <w:rPr>
          <w:sz w:val="22"/>
          <w:szCs w:val="22"/>
        </w:rPr>
        <w:t>This platform hosts a comprehensive collection of study materials specifically uploaded by studen</w:t>
      </w:r>
      <w:r w:rsidR="000127C0">
        <w:rPr>
          <w:sz w:val="22"/>
          <w:szCs w:val="22"/>
        </w:rPr>
        <w:t>ts</w:t>
      </w:r>
    </w:p>
    <w:p w14:paraId="0179CD49" w14:textId="4DC11431" w:rsidR="000127C0" w:rsidRDefault="00B25615" w:rsidP="00394178">
      <w:pPr>
        <w:jc w:val="both"/>
        <w:rPr>
          <w:sz w:val="22"/>
          <w:szCs w:val="22"/>
        </w:rPr>
      </w:pPr>
      <w:r>
        <w:rPr>
          <w:sz w:val="22"/>
          <w:szCs w:val="22"/>
        </w:rPr>
        <w:t>Who ha</w:t>
      </w:r>
      <w:r w:rsidR="000127C0">
        <w:rPr>
          <w:sz w:val="22"/>
          <w:szCs w:val="22"/>
        </w:rPr>
        <w:t>s</w:t>
      </w:r>
      <w:r>
        <w:rPr>
          <w:sz w:val="22"/>
          <w:szCs w:val="22"/>
        </w:rPr>
        <w:t xml:space="preserve"> previous</w:t>
      </w:r>
      <w:r w:rsidR="000127C0">
        <w:rPr>
          <w:sz w:val="22"/>
          <w:szCs w:val="22"/>
        </w:rPr>
        <w:t>ly</w:t>
      </w:r>
      <w:r>
        <w:rPr>
          <w:sz w:val="22"/>
          <w:szCs w:val="22"/>
        </w:rPr>
        <w:t xml:space="preserve"> completed the Diploma</w:t>
      </w:r>
      <w:r w:rsidR="000127C0">
        <w:rPr>
          <w:sz w:val="22"/>
          <w:szCs w:val="22"/>
        </w:rPr>
        <w:t xml:space="preserve"> </w:t>
      </w:r>
      <w:r>
        <w:rPr>
          <w:sz w:val="22"/>
          <w:szCs w:val="22"/>
        </w:rPr>
        <w:t>in Information Communication Technology. For first-semester modules,</w:t>
      </w:r>
      <w:r w:rsidR="000127C0">
        <w:rPr>
          <w:sz w:val="22"/>
          <w:szCs w:val="22"/>
        </w:rPr>
        <w:t xml:space="preserve"> </w:t>
      </w:r>
      <w:r>
        <w:rPr>
          <w:sz w:val="22"/>
          <w:szCs w:val="22"/>
        </w:rPr>
        <w:t>the</w:t>
      </w:r>
      <w:r w:rsidR="000127C0">
        <w:rPr>
          <w:sz w:val="22"/>
          <w:szCs w:val="22"/>
        </w:rPr>
        <w:t xml:space="preserve"> resources available are essential for effective use </w:t>
      </w:r>
      <w:r>
        <w:rPr>
          <w:sz w:val="22"/>
          <w:szCs w:val="22"/>
        </w:rPr>
        <w:t xml:space="preserve"> </w:t>
      </w:r>
      <w:r w:rsidR="000127C0">
        <w:rPr>
          <w:sz w:val="22"/>
          <w:szCs w:val="22"/>
        </w:rPr>
        <w:t xml:space="preserve"> exam preparation.</w:t>
      </w:r>
    </w:p>
    <w:p w14:paraId="6A629E5E" w14:textId="77777777" w:rsidR="000127C0" w:rsidRDefault="000127C0" w:rsidP="00394178">
      <w:pPr>
        <w:jc w:val="both"/>
        <w:rPr>
          <w:sz w:val="22"/>
          <w:szCs w:val="22"/>
        </w:rPr>
      </w:pPr>
    </w:p>
    <w:p w14:paraId="317FF7E9" w14:textId="384B6BDB" w:rsidR="000127C0" w:rsidRDefault="000127C0" w:rsidP="00394178">
      <w:pPr>
        <w:jc w:val="both"/>
        <w:rPr>
          <w:color w:val="4EA72E" w:themeColor="accent6"/>
          <w:sz w:val="22"/>
          <w:szCs w:val="22"/>
        </w:rPr>
      </w:pPr>
      <w:r>
        <w:rPr>
          <w:color w:val="4EA72E" w:themeColor="accent6"/>
          <w:sz w:val="22"/>
          <w:szCs w:val="22"/>
        </w:rPr>
        <w:t xml:space="preserve">2.Types of Exam prep Materials Found </w:t>
      </w:r>
    </w:p>
    <w:p w14:paraId="79E64A3B" w14:textId="0F87CE64" w:rsidR="000127C0" w:rsidRDefault="00DE5DE3" w:rsidP="00394178">
      <w:pPr>
        <w:jc w:val="both"/>
        <w:rPr>
          <w:color w:val="000000" w:themeColor="text1"/>
          <w:sz w:val="22"/>
          <w:szCs w:val="22"/>
        </w:rPr>
      </w:pPr>
      <w:r>
        <w:rPr>
          <w:color w:val="000000" w:themeColor="text1"/>
          <w:sz w:val="22"/>
          <w:szCs w:val="22"/>
        </w:rPr>
        <w:t>Based on the structure of this course, students and website visitors can expect to find:</w:t>
      </w:r>
    </w:p>
    <w:p w14:paraId="373B7DE3" w14:textId="531712C5" w:rsidR="00DE5DE3" w:rsidRDefault="00DE5DE3" w:rsidP="00394178">
      <w:pPr>
        <w:jc w:val="both"/>
        <w:rPr>
          <w:color w:val="000000" w:themeColor="text1"/>
          <w:sz w:val="22"/>
          <w:szCs w:val="22"/>
        </w:rPr>
      </w:pPr>
      <w:r>
        <w:rPr>
          <w:color w:val="196B24" w:themeColor="accent3"/>
          <w:sz w:val="22"/>
          <w:szCs w:val="22"/>
        </w:rPr>
        <w:t xml:space="preserve">. Past Exam papers &amp; Assignment </w:t>
      </w:r>
    </w:p>
    <w:p w14:paraId="3BC92E48" w14:textId="26C8FBD9" w:rsidR="00DE5DE3" w:rsidRDefault="00DE5DE3" w:rsidP="00394178">
      <w:pPr>
        <w:jc w:val="both"/>
        <w:rPr>
          <w:color w:val="000000" w:themeColor="text1"/>
          <w:sz w:val="22"/>
          <w:szCs w:val="22"/>
        </w:rPr>
      </w:pPr>
      <w:r>
        <w:rPr>
          <w:color w:val="000000" w:themeColor="text1"/>
          <w:sz w:val="22"/>
          <w:szCs w:val="22"/>
        </w:rPr>
        <w:t xml:space="preserve">. Compiled questions from previous semester tests and final examination, </w:t>
      </w:r>
      <w:r w:rsidR="00DF39AE">
        <w:rPr>
          <w:color w:val="000000" w:themeColor="text1"/>
          <w:sz w:val="22"/>
          <w:szCs w:val="22"/>
        </w:rPr>
        <w:t>w</w:t>
      </w:r>
      <w:r>
        <w:rPr>
          <w:color w:val="000000" w:themeColor="text1"/>
          <w:sz w:val="22"/>
          <w:szCs w:val="22"/>
        </w:rPr>
        <w:t>hich will help students understand the exam format, question styles, and frequently tested topics.</w:t>
      </w:r>
    </w:p>
    <w:p w14:paraId="766EAF13" w14:textId="25D7A5C6" w:rsidR="00DE5DE3" w:rsidRDefault="00DE5DE3" w:rsidP="00394178">
      <w:pPr>
        <w:jc w:val="both"/>
        <w:rPr>
          <w:color w:val="196B24" w:themeColor="accent3"/>
          <w:sz w:val="22"/>
          <w:szCs w:val="22"/>
        </w:rPr>
      </w:pPr>
      <w:r>
        <w:rPr>
          <w:color w:val="196B24" w:themeColor="accent3"/>
          <w:sz w:val="22"/>
          <w:szCs w:val="22"/>
        </w:rPr>
        <w:t>.</w:t>
      </w:r>
      <w:r w:rsidR="00DC5D16">
        <w:rPr>
          <w:color w:val="196B24" w:themeColor="accent3"/>
          <w:sz w:val="22"/>
          <w:szCs w:val="22"/>
        </w:rPr>
        <w:t xml:space="preserve"> </w:t>
      </w:r>
      <w:r>
        <w:rPr>
          <w:color w:val="196B24" w:themeColor="accent3"/>
          <w:sz w:val="22"/>
          <w:szCs w:val="22"/>
        </w:rPr>
        <w:t xml:space="preserve">Summary Notes &amp; Lecture </w:t>
      </w:r>
      <w:r w:rsidR="00DC5D16">
        <w:rPr>
          <w:color w:val="196B24" w:themeColor="accent3"/>
          <w:sz w:val="22"/>
          <w:szCs w:val="22"/>
        </w:rPr>
        <w:t xml:space="preserve">Outlines </w:t>
      </w:r>
    </w:p>
    <w:p w14:paraId="13DB3E04" w14:textId="5277EF5C" w:rsidR="00DC5D16" w:rsidRDefault="00DC5D16" w:rsidP="00394178">
      <w:pPr>
        <w:jc w:val="both"/>
        <w:rPr>
          <w:color w:val="000000" w:themeColor="text1"/>
          <w:sz w:val="22"/>
          <w:szCs w:val="22"/>
        </w:rPr>
      </w:pPr>
      <w:r>
        <w:rPr>
          <w:color w:val="000000" w:themeColor="text1"/>
          <w:sz w:val="22"/>
          <w:szCs w:val="22"/>
        </w:rPr>
        <w:t>. Condensed notes covering core ICT concepts, theoretical frameworks and definitions.</w:t>
      </w:r>
    </w:p>
    <w:p w14:paraId="4C79D7E6" w14:textId="567C795F" w:rsidR="00DC5D16" w:rsidRPr="00DC5D16" w:rsidRDefault="00DC5D16" w:rsidP="00DC5D16">
      <w:pPr>
        <w:jc w:val="both"/>
        <w:rPr>
          <w:color w:val="196B24" w:themeColor="accent3"/>
          <w:sz w:val="22"/>
          <w:szCs w:val="22"/>
        </w:rPr>
      </w:pPr>
      <w:r>
        <w:rPr>
          <w:color w:val="000000" w:themeColor="text1"/>
          <w:sz w:val="22"/>
          <w:szCs w:val="22"/>
        </w:rPr>
        <w:t>.  Ideal for last-minute revision and memorizing key terminology</w:t>
      </w:r>
    </w:p>
    <w:p w14:paraId="4A20477D" w14:textId="7CAACA98" w:rsidR="00DC5D16" w:rsidRDefault="00DC5D16" w:rsidP="00DC5D16">
      <w:pPr>
        <w:jc w:val="both"/>
        <w:rPr>
          <w:color w:val="196B24" w:themeColor="accent3"/>
          <w:sz w:val="22"/>
          <w:szCs w:val="22"/>
        </w:rPr>
      </w:pPr>
      <w:r>
        <w:rPr>
          <w:color w:val="196B24" w:themeColor="accent3"/>
          <w:sz w:val="22"/>
          <w:szCs w:val="22"/>
        </w:rPr>
        <w:t>. Study Guides &amp; Tutorial Answers</w:t>
      </w:r>
    </w:p>
    <w:p w14:paraId="72B92A65" w14:textId="7778F6AA" w:rsidR="00A748E7" w:rsidRDefault="00A748E7" w:rsidP="00DC5D16">
      <w:pPr>
        <w:jc w:val="both"/>
        <w:rPr>
          <w:color w:val="000000" w:themeColor="text1"/>
          <w:sz w:val="22"/>
          <w:szCs w:val="22"/>
        </w:rPr>
      </w:pPr>
      <w:r>
        <w:rPr>
          <w:color w:val="000000" w:themeColor="text1"/>
          <w:sz w:val="22"/>
          <w:szCs w:val="22"/>
        </w:rPr>
        <w:t>. Step-by-step solutions to practical problems and tutorial exercises.</w:t>
      </w:r>
    </w:p>
    <w:p w14:paraId="55429852" w14:textId="5F317149" w:rsidR="00A748E7" w:rsidRDefault="00A748E7" w:rsidP="00DC5D16">
      <w:pPr>
        <w:jc w:val="both"/>
        <w:rPr>
          <w:color w:val="000000" w:themeColor="text1"/>
          <w:sz w:val="22"/>
          <w:szCs w:val="22"/>
        </w:rPr>
      </w:pPr>
      <w:r>
        <w:rPr>
          <w:color w:val="000000" w:themeColor="text1"/>
          <w:sz w:val="22"/>
          <w:szCs w:val="22"/>
        </w:rPr>
        <w:lastRenderedPageBreak/>
        <w:t xml:space="preserve">. Useful for understanding how to apply theoretical knowledge in answers. </w:t>
      </w:r>
    </w:p>
    <w:p w14:paraId="09F0BF77" w14:textId="77777777" w:rsidR="00A748E7" w:rsidRDefault="00A748E7" w:rsidP="00DC5D16">
      <w:pPr>
        <w:jc w:val="both"/>
        <w:rPr>
          <w:color w:val="000000" w:themeColor="text1"/>
          <w:sz w:val="22"/>
          <w:szCs w:val="22"/>
        </w:rPr>
      </w:pPr>
    </w:p>
    <w:p w14:paraId="0A8F23E2" w14:textId="183EBB67" w:rsidR="00A748E7" w:rsidRDefault="00A748E7" w:rsidP="00DC5D16">
      <w:pPr>
        <w:jc w:val="both"/>
        <w:rPr>
          <w:color w:val="196B24" w:themeColor="accent3"/>
          <w:sz w:val="22"/>
          <w:szCs w:val="22"/>
        </w:rPr>
      </w:pPr>
      <w:r>
        <w:rPr>
          <w:color w:val="196B24" w:themeColor="accent3"/>
          <w:sz w:val="22"/>
          <w:szCs w:val="22"/>
        </w:rPr>
        <w:t>3.Benefits for First-Year Students</w:t>
      </w:r>
    </w:p>
    <w:p w14:paraId="7C3EF0DD" w14:textId="086545C8" w:rsidR="00A748E7" w:rsidRDefault="00A748E7" w:rsidP="00DC5D16">
      <w:pPr>
        <w:jc w:val="both"/>
        <w:rPr>
          <w:color w:val="000000" w:themeColor="text1"/>
          <w:sz w:val="22"/>
          <w:szCs w:val="22"/>
        </w:rPr>
      </w:pPr>
      <w:r>
        <w:rPr>
          <w:color w:val="196B24" w:themeColor="accent3"/>
          <w:sz w:val="22"/>
          <w:szCs w:val="22"/>
        </w:rPr>
        <w:t>.</w:t>
      </w:r>
      <w:r w:rsidR="00C1666A">
        <w:rPr>
          <w:color w:val="196B24" w:themeColor="accent3"/>
          <w:sz w:val="22"/>
          <w:szCs w:val="22"/>
        </w:rPr>
        <w:t xml:space="preserve"> </w:t>
      </w:r>
      <w:r>
        <w:rPr>
          <w:color w:val="196B24" w:themeColor="accent3"/>
          <w:sz w:val="22"/>
          <w:szCs w:val="22"/>
        </w:rPr>
        <w:t>Curri</w:t>
      </w:r>
      <w:r w:rsidR="00C1666A">
        <w:rPr>
          <w:color w:val="196B24" w:themeColor="accent3"/>
          <w:sz w:val="22"/>
          <w:szCs w:val="22"/>
        </w:rPr>
        <w:t xml:space="preserve">culum Alignment: </w:t>
      </w:r>
      <w:r w:rsidR="00C1666A">
        <w:rPr>
          <w:color w:val="000000" w:themeColor="text1"/>
          <w:sz w:val="22"/>
          <w:szCs w:val="22"/>
        </w:rPr>
        <w:t>Materials are tailored specifically to the Sol Plaatje University syllabus, ensuring relevance.</w:t>
      </w:r>
    </w:p>
    <w:p w14:paraId="2AC1ADC4" w14:textId="3032ABE6" w:rsidR="00C1666A" w:rsidRDefault="00C1666A" w:rsidP="00DC5D16">
      <w:pPr>
        <w:jc w:val="both"/>
        <w:rPr>
          <w:color w:val="000000" w:themeColor="text1"/>
          <w:sz w:val="22"/>
          <w:szCs w:val="22"/>
        </w:rPr>
      </w:pPr>
      <w:r>
        <w:rPr>
          <w:color w:val="196B24" w:themeColor="accent3"/>
          <w:sz w:val="22"/>
          <w:szCs w:val="22"/>
        </w:rPr>
        <w:t xml:space="preserve">. Time Efficiency: </w:t>
      </w:r>
      <w:r>
        <w:rPr>
          <w:color w:val="000000" w:themeColor="text1"/>
          <w:sz w:val="22"/>
          <w:szCs w:val="22"/>
        </w:rPr>
        <w:t>Instead of searching through hundreds of pages of textbooks, students can focus on summarized content.</w:t>
      </w:r>
    </w:p>
    <w:p w14:paraId="566803B7" w14:textId="1FE52B50" w:rsidR="00C1666A" w:rsidRDefault="00C1666A" w:rsidP="00DC5D16">
      <w:pPr>
        <w:jc w:val="both"/>
        <w:rPr>
          <w:color w:val="000000" w:themeColor="text1"/>
          <w:sz w:val="22"/>
          <w:szCs w:val="22"/>
        </w:rPr>
      </w:pPr>
      <w:r>
        <w:rPr>
          <w:color w:val="196B24" w:themeColor="accent3"/>
          <w:sz w:val="22"/>
          <w:szCs w:val="22"/>
        </w:rPr>
        <w:t xml:space="preserve">. Exam Strategy: </w:t>
      </w:r>
      <w:r>
        <w:rPr>
          <w:color w:val="000000" w:themeColor="text1"/>
          <w:sz w:val="22"/>
          <w:szCs w:val="22"/>
        </w:rPr>
        <w:t>Reviewing past papers allows students to practice time management and identify weak areas before the actual exam.</w:t>
      </w:r>
    </w:p>
    <w:p w14:paraId="00BD1DAA" w14:textId="77777777" w:rsidR="00D4531E" w:rsidRDefault="00D4531E" w:rsidP="00DC5D16">
      <w:pPr>
        <w:jc w:val="both"/>
        <w:rPr>
          <w:color w:val="000000" w:themeColor="text1"/>
          <w:sz w:val="22"/>
          <w:szCs w:val="22"/>
        </w:rPr>
      </w:pPr>
    </w:p>
    <w:p w14:paraId="76DD809B" w14:textId="0F755994" w:rsidR="00D4531E" w:rsidRDefault="00D4531E" w:rsidP="00DC5D16">
      <w:pPr>
        <w:jc w:val="both"/>
        <w:rPr>
          <w:color w:val="196B24" w:themeColor="accent3"/>
          <w:sz w:val="22"/>
          <w:szCs w:val="22"/>
        </w:rPr>
      </w:pPr>
      <w:r>
        <w:rPr>
          <w:color w:val="196B24" w:themeColor="accent3"/>
          <w:sz w:val="22"/>
          <w:szCs w:val="22"/>
        </w:rPr>
        <w:t xml:space="preserve">4. How to Use These Resources Effectively </w:t>
      </w:r>
    </w:p>
    <w:p w14:paraId="501124EE" w14:textId="06C8ACC3" w:rsidR="00D4531E" w:rsidRDefault="00D4531E" w:rsidP="00DC5D16">
      <w:pPr>
        <w:jc w:val="both"/>
        <w:rPr>
          <w:color w:val="000000" w:themeColor="text1"/>
          <w:sz w:val="22"/>
          <w:szCs w:val="22"/>
        </w:rPr>
      </w:pPr>
      <w:r>
        <w:rPr>
          <w:color w:val="000000" w:themeColor="text1"/>
          <w:sz w:val="22"/>
          <w:szCs w:val="22"/>
        </w:rPr>
        <w:t>1.Download past papers and attempt them under timed conditions.</w:t>
      </w:r>
    </w:p>
    <w:p w14:paraId="01653769" w14:textId="414968A1" w:rsidR="00D4531E" w:rsidRDefault="00D4531E" w:rsidP="00DC5D16">
      <w:pPr>
        <w:jc w:val="both"/>
        <w:rPr>
          <w:color w:val="000000" w:themeColor="text1"/>
          <w:sz w:val="22"/>
          <w:szCs w:val="22"/>
        </w:rPr>
      </w:pPr>
      <w:r>
        <w:rPr>
          <w:color w:val="000000" w:themeColor="text1"/>
          <w:sz w:val="22"/>
          <w:szCs w:val="22"/>
        </w:rPr>
        <w:t>2.Cross-reference summaries with their own class notes to fill gaps in knowledge.</w:t>
      </w:r>
    </w:p>
    <w:p w14:paraId="4AA26D74" w14:textId="7B6707BE" w:rsidR="00D4531E" w:rsidRDefault="00D4531E" w:rsidP="00DC5D16">
      <w:pPr>
        <w:jc w:val="both"/>
        <w:rPr>
          <w:color w:val="000000" w:themeColor="text1"/>
          <w:sz w:val="22"/>
          <w:szCs w:val="22"/>
        </w:rPr>
      </w:pPr>
      <w:r>
        <w:rPr>
          <w:color w:val="000000" w:themeColor="text1"/>
          <w:sz w:val="22"/>
          <w:szCs w:val="22"/>
        </w:rPr>
        <w:t>3.focus on repeated topics that appear frequently in the provided documents.</w:t>
      </w:r>
    </w:p>
    <w:p w14:paraId="4F7C479C" w14:textId="77777777" w:rsidR="00DF39AE" w:rsidRDefault="00DF39AE" w:rsidP="00DC5D16">
      <w:pPr>
        <w:jc w:val="both"/>
        <w:rPr>
          <w:color w:val="000000" w:themeColor="text1"/>
          <w:sz w:val="22"/>
          <w:szCs w:val="22"/>
        </w:rPr>
      </w:pPr>
    </w:p>
    <w:p w14:paraId="7C4E4874" w14:textId="5A6D4712" w:rsidR="00DF39AE" w:rsidRDefault="00DF39AE" w:rsidP="00DC5D16">
      <w:pPr>
        <w:jc w:val="both"/>
        <w:rPr>
          <w:color w:val="000000" w:themeColor="text1"/>
          <w:sz w:val="22"/>
          <w:szCs w:val="22"/>
        </w:rPr>
      </w:pPr>
      <w:r>
        <w:rPr>
          <w:color w:val="000000" w:themeColor="text1"/>
          <w:sz w:val="22"/>
          <w:szCs w:val="22"/>
        </w:rPr>
        <w:t>These resources are valuable for study aids, they are user-uploaded materials and should be used as a supplementary tool alongside official course materials and textbooks.</w:t>
      </w:r>
    </w:p>
    <w:p w14:paraId="67AFE984" w14:textId="77777777" w:rsidR="00031CD9" w:rsidRDefault="00031CD9" w:rsidP="00DC5D16">
      <w:pPr>
        <w:jc w:val="both"/>
        <w:rPr>
          <w:color w:val="000000" w:themeColor="text1"/>
          <w:sz w:val="22"/>
          <w:szCs w:val="22"/>
        </w:rPr>
      </w:pPr>
    </w:p>
    <w:p w14:paraId="6E08C02A" w14:textId="77777777" w:rsidR="00031CD9" w:rsidRDefault="00031CD9" w:rsidP="00DC5D16">
      <w:pPr>
        <w:jc w:val="both"/>
        <w:rPr>
          <w:color w:val="000000" w:themeColor="text1"/>
          <w:sz w:val="22"/>
          <w:szCs w:val="22"/>
        </w:rPr>
      </w:pPr>
    </w:p>
    <w:p w14:paraId="74CBB62C" w14:textId="47A1D57F" w:rsidR="006B4EB3" w:rsidRPr="00E70161" w:rsidRDefault="006B4EB3" w:rsidP="00DC5D16">
      <w:pPr>
        <w:jc w:val="both"/>
        <w:rPr>
          <w:ins w:id="1" w:author="Sthandiwe Shezi" w:date="2026-04-11T13:21:00Z" w16du:dateUtc="2026-04-11T11:21:00Z"/>
          <w:b/>
          <w:bCs/>
          <w:color w:val="4EA72E" w:themeColor="accent6"/>
          <w:sz w:val="22"/>
          <w:szCs w:val="22"/>
          <w:u w:val="single"/>
        </w:rPr>
      </w:pPr>
      <w:r w:rsidRPr="00E70161">
        <w:rPr>
          <w:b/>
          <w:bCs/>
          <w:color w:val="4EA72E" w:themeColor="accent6"/>
          <w:sz w:val="22"/>
          <w:szCs w:val="22"/>
          <w:u w:val="single"/>
        </w:rPr>
        <w:t>Skill Swap eBooks</w:t>
      </w:r>
    </w:p>
    <w:p w14:paraId="0578DC8C" w14:textId="77777777" w:rsidR="006B4EB3" w:rsidRDefault="006B4EB3" w:rsidP="006B4EB3">
      <w:r>
        <w:t>Skill Swap provides eBooks having updated and free resources for STEM major students when doing research and when studying without paying for information. These resources are instantly updated, unlike traditional print books. Help students with resources that they can get anytime, anywhere. These eBooks offer interactive elements including embedded videos and built -in dictionary. eBooks are convenient, adjustable, searchable, easy to access, available offline once downloaded, have text – speech features, portable and free to use.</w:t>
      </w:r>
      <w:r w:rsidRPr="004F4E3C">
        <w:t xml:space="preserve"> </w:t>
      </w:r>
    </w:p>
    <w:p w14:paraId="7EA3DCCB" w14:textId="77777777" w:rsidR="00A748E7" w:rsidRDefault="00A748E7" w:rsidP="00DC5D16">
      <w:pPr>
        <w:jc w:val="both"/>
        <w:rPr>
          <w:color w:val="000000" w:themeColor="text1"/>
          <w:sz w:val="22"/>
          <w:szCs w:val="22"/>
        </w:rPr>
      </w:pPr>
    </w:p>
    <w:p w14:paraId="1E4F55FC" w14:textId="77777777" w:rsidR="006B4EB3" w:rsidRPr="00A748E7" w:rsidRDefault="006B4EB3" w:rsidP="00DC5D16">
      <w:pPr>
        <w:jc w:val="both"/>
        <w:rPr>
          <w:color w:val="000000" w:themeColor="text1"/>
          <w:sz w:val="22"/>
          <w:szCs w:val="22"/>
        </w:rPr>
      </w:pPr>
    </w:p>
    <w:p w14:paraId="12BD69CD" w14:textId="77A69B79" w:rsidR="00A748E7" w:rsidRDefault="00A748E7" w:rsidP="00DC5D16">
      <w:pPr>
        <w:jc w:val="both"/>
        <w:rPr>
          <w:color w:val="8DD873" w:themeColor="accent6" w:themeTint="99"/>
          <w:sz w:val="22"/>
          <w:szCs w:val="22"/>
        </w:rPr>
      </w:pPr>
    </w:p>
    <w:p w14:paraId="668CCA4A" w14:textId="31C8A66F" w:rsidR="006D73B4" w:rsidRDefault="006D73B4" w:rsidP="00DC5D16">
      <w:pPr>
        <w:jc w:val="both"/>
        <w:rPr>
          <w:color w:val="8DD873" w:themeColor="accent6" w:themeTint="99"/>
          <w:sz w:val="22"/>
          <w:szCs w:val="22"/>
        </w:rPr>
      </w:pPr>
      <w:r>
        <w:rPr>
          <w:color w:val="8DD873" w:themeColor="accent6" w:themeTint="99"/>
          <w:sz w:val="22"/>
          <w:szCs w:val="22"/>
        </w:rPr>
        <w:lastRenderedPageBreak/>
        <w:t>Demo video</w:t>
      </w:r>
    </w:p>
    <w:p w14:paraId="66441635" w14:textId="2D5D7210" w:rsidR="006D73B4" w:rsidRDefault="006D73B4" w:rsidP="00DC5D16">
      <w:pPr>
        <w:jc w:val="both"/>
        <w:rPr>
          <w:color w:val="171717" w:themeColor="background2" w:themeShade="1A"/>
          <w:sz w:val="22"/>
          <w:szCs w:val="22"/>
        </w:rPr>
      </w:pPr>
      <w:r w:rsidRPr="006D73B4">
        <w:rPr>
          <w:color w:val="171717" w:themeColor="background2" w:themeShade="1A"/>
          <w:sz w:val="22"/>
          <w:szCs w:val="22"/>
        </w:rPr>
        <w:t>Our demo video will include an explanation of our website and what its purpose is to use slides and a voice over by one of our group members</w:t>
      </w:r>
      <w:r>
        <w:rPr>
          <w:color w:val="171717" w:themeColor="background2" w:themeShade="1A"/>
          <w:sz w:val="22"/>
          <w:szCs w:val="22"/>
        </w:rPr>
        <w:t>.</w:t>
      </w:r>
    </w:p>
    <w:p w14:paraId="1F3F9607" w14:textId="77777777" w:rsidR="006D73B4" w:rsidRDefault="006D73B4" w:rsidP="00DC5D16">
      <w:pPr>
        <w:jc w:val="both"/>
        <w:rPr>
          <w:color w:val="171717" w:themeColor="background2" w:themeShade="1A"/>
          <w:sz w:val="22"/>
          <w:szCs w:val="22"/>
        </w:rPr>
      </w:pPr>
    </w:p>
    <w:p w14:paraId="58DAC825" w14:textId="0927BC22" w:rsidR="006D73B4" w:rsidRDefault="006D73B4" w:rsidP="00DC5D16">
      <w:pPr>
        <w:jc w:val="both"/>
        <w:rPr>
          <w:color w:val="171717" w:themeColor="background2" w:themeShade="1A"/>
          <w:sz w:val="22"/>
          <w:szCs w:val="22"/>
        </w:rPr>
      </w:pPr>
      <w:r>
        <w:rPr>
          <w:color w:val="171717" w:themeColor="background2" w:themeShade="1A"/>
          <w:sz w:val="22"/>
          <w:szCs w:val="22"/>
        </w:rPr>
        <w:t>References used throughout website:</w:t>
      </w:r>
    </w:p>
    <w:p w14:paraId="50203412" w14:textId="76D8C632" w:rsidR="006D73B4" w:rsidRDefault="007A0DBB" w:rsidP="00DC5D16">
      <w:pPr>
        <w:jc w:val="both"/>
        <w:rPr>
          <w:color w:val="171717" w:themeColor="background2" w:themeShade="1A"/>
          <w:sz w:val="22"/>
          <w:szCs w:val="22"/>
        </w:rPr>
      </w:pPr>
      <w:r>
        <w:rPr>
          <w:color w:val="171717" w:themeColor="background2" w:themeShade="1A"/>
          <w:sz w:val="22"/>
          <w:szCs w:val="22"/>
        </w:rPr>
        <w:t xml:space="preserve">For our search engine we had used a program that google offers for new web developers  to create a search engine  and inserts the sites </w:t>
      </w:r>
      <w:r w:rsidR="00CF6F9D">
        <w:rPr>
          <w:color w:val="171717" w:themeColor="background2" w:themeShade="1A"/>
          <w:sz w:val="22"/>
          <w:szCs w:val="22"/>
        </w:rPr>
        <w:t>of your choice:</w:t>
      </w:r>
      <w:r w:rsidR="00CF6F9D" w:rsidRPr="00CF6F9D">
        <w:t xml:space="preserve"> </w:t>
      </w:r>
      <w:hyperlink r:id="rId8" w:history="1">
        <w:r w:rsidR="00CF6F9D" w:rsidRPr="00CF6F9D">
          <w:rPr>
            <w:rStyle w:val="Hyperlink"/>
            <w:color w:val="070C0D" w:themeColor="hyperlink" w:themeShade="1A"/>
            <w:sz w:val="22"/>
            <w:szCs w:val="22"/>
            <w:highlight w:val="green"/>
          </w:rPr>
          <w:t>Programmable Search Engine by Google</w:t>
        </w:r>
      </w:hyperlink>
      <w:r w:rsidR="00CF6F9D">
        <w:rPr>
          <w:color w:val="171717" w:themeColor="background2" w:themeShade="1A"/>
          <w:sz w:val="22"/>
          <w:szCs w:val="22"/>
        </w:rPr>
        <w:t xml:space="preserve">  (click on it)</w:t>
      </w:r>
    </w:p>
    <w:p w14:paraId="100CAAA0" w14:textId="2F37C590" w:rsidR="00CF6F9D" w:rsidRDefault="00CF6F9D" w:rsidP="00DC5D16">
      <w:pPr>
        <w:jc w:val="both"/>
        <w:rPr>
          <w:color w:val="171717" w:themeColor="background2" w:themeShade="1A"/>
          <w:sz w:val="22"/>
          <w:szCs w:val="22"/>
        </w:rPr>
      </w:pPr>
      <w:r>
        <w:rPr>
          <w:color w:val="171717" w:themeColor="background2" w:themeShade="1A"/>
          <w:sz w:val="22"/>
          <w:szCs w:val="22"/>
        </w:rPr>
        <w:t xml:space="preserve">Sites </w:t>
      </w:r>
      <w:r w:rsidR="004B778B">
        <w:rPr>
          <w:color w:val="171717" w:themeColor="background2" w:themeShade="1A"/>
          <w:sz w:val="22"/>
          <w:szCs w:val="22"/>
        </w:rPr>
        <w:t>used</w:t>
      </w:r>
      <w:r>
        <w:rPr>
          <w:color w:val="171717" w:themeColor="background2" w:themeShade="1A"/>
          <w:sz w:val="22"/>
          <w:szCs w:val="22"/>
        </w:rPr>
        <w:t>:</w:t>
      </w:r>
      <w:r w:rsidR="004B778B" w:rsidRPr="004B778B">
        <w:t xml:space="preserve"> </w:t>
      </w:r>
      <w:hyperlink r:id="rId9" w:history="1">
        <w:r w:rsidR="004B778B" w:rsidRPr="004B778B">
          <w:rPr>
            <w:rStyle w:val="Hyperlink"/>
            <w:color w:val="070C0D" w:themeColor="hyperlink" w:themeShade="1A"/>
            <w:sz w:val="22"/>
            <w:szCs w:val="22"/>
          </w:rPr>
          <w:t>Oxford Learner's Dictionaries | Find definitions, translations, and grammar explanations at Oxford Learner's Dictionaries</w:t>
        </w:r>
      </w:hyperlink>
      <w:r w:rsidR="004B778B">
        <w:rPr>
          <w:color w:val="171717" w:themeColor="background2" w:themeShade="1A"/>
          <w:sz w:val="22"/>
          <w:szCs w:val="22"/>
        </w:rPr>
        <w:t xml:space="preserve"> </w:t>
      </w:r>
    </w:p>
    <w:p w14:paraId="489FC0D4" w14:textId="302B8A6D" w:rsidR="004B778B" w:rsidRDefault="005258BC" w:rsidP="00DC5D16">
      <w:pPr>
        <w:jc w:val="both"/>
        <w:rPr>
          <w:color w:val="171717" w:themeColor="background2" w:themeShade="1A"/>
          <w:sz w:val="22"/>
          <w:szCs w:val="22"/>
        </w:rPr>
      </w:pPr>
      <w:hyperlink r:id="rId10" w:history="1">
        <w:r w:rsidRPr="00C16FC3">
          <w:rPr>
            <w:rStyle w:val="Hyperlink"/>
            <w:color w:val="070C0D" w:themeColor="hyperlink" w:themeShade="1A"/>
            <w:sz w:val="22"/>
            <w:szCs w:val="22"/>
          </w:rPr>
          <w:t>https://stemfinity.com/blogs/free-stem-resources?srsltid=AfmBOoq48P6PfdD702jy7qCDViTb3yXGoCZT9EP_RBGkEPU_DPEKpmAC</w:t>
        </w:r>
      </w:hyperlink>
    </w:p>
    <w:p w14:paraId="6EAF3C05" w14:textId="30939196" w:rsidR="005258BC" w:rsidRDefault="005258BC" w:rsidP="00DC5D16">
      <w:pPr>
        <w:jc w:val="both"/>
        <w:rPr>
          <w:color w:val="171717" w:themeColor="background2" w:themeShade="1A"/>
          <w:sz w:val="22"/>
          <w:szCs w:val="22"/>
        </w:rPr>
      </w:pPr>
      <w:hyperlink r:id="rId11" w:history="1">
        <w:r w:rsidRPr="005258BC">
          <w:rPr>
            <w:rStyle w:val="Hyperlink"/>
            <w:color w:val="070C0D" w:themeColor="hyperlink" w:themeShade="1A"/>
            <w:sz w:val="22"/>
            <w:szCs w:val="22"/>
          </w:rPr>
          <w:t>Google Scholar</w:t>
        </w:r>
      </w:hyperlink>
    </w:p>
    <w:p w14:paraId="5042A2DF" w14:textId="7C866E23" w:rsidR="005258BC" w:rsidRDefault="005258BC" w:rsidP="00DC5D16">
      <w:pPr>
        <w:jc w:val="both"/>
        <w:rPr>
          <w:color w:val="171717" w:themeColor="background2" w:themeShade="1A"/>
          <w:sz w:val="22"/>
          <w:szCs w:val="22"/>
        </w:rPr>
      </w:pPr>
      <w:r>
        <w:rPr>
          <w:color w:val="171717" w:themeColor="background2" w:themeShade="1A"/>
          <w:sz w:val="22"/>
          <w:szCs w:val="22"/>
        </w:rPr>
        <w:t>For our exam prep we used:</w:t>
      </w:r>
    </w:p>
    <w:p w14:paraId="43543B07" w14:textId="77777777" w:rsidR="00CF6F9D" w:rsidRPr="006D73B4" w:rsidRDefault="00CF6F9D" w:rsidP="00DC5D16">
      <w:pPr>
        <w:jc w:val="both"/>
        <w:rPr>
          <w:color w:val="171717" w:themeColor="background2" w:themeShade="1A"/>
          <w:sz w:val="22"/>
          <w:szCs w:val="22"/>
        </w:rPr>
      </w:pPr>
    </w:p>
    <w:p w14:paraId="53F55468" w14:textId="77777777" w:rsidR="006D73B4" w:rsidRPr="006D73B4" w:rsidRDefault="006D73B4" w:rsidP="00DC5D16">
      <w:pPr>
        <w:jc w:val="both"/>
        <w:rPr>
          <w:color w:val="8DD873" w:themeColor="accent6" w:themeTint="99"/>
          <w:sz w:val="22"/>
          <w:szCs w:val="22"/>
        </w:rPr>
      </w:pPr>
    </w:p>
    <w:p w14:paraId="51771C0B" w14:textId="77777777" w:rsidR="00A748E7" w:rsidRDefault="00A748E7" w:rsidP="00DC5D16">
      <w:pPr>
        <w:jc w:val="both"/>
        <w:rPr>
          <w:color w:val="000000" w:themeColor="text1"/>
          <w:sz w:val="22"/>
          <w:szCs w:val="22"/>
        </w:rPr>
      </w:pPr>
    </w:p>
    <w:p w14:paraId="24FC2089" w14:textId="77777777" w:rsidR="00A748E7" w:rsidRPr="00A748E7" w:rsidRDefault="00A748E7" w:rsidP="00DC5D16">
      <w:pPr>
        <w:jc w:val="both"/>
        <w:rPr>
          <w:color w:val="000000" w:themeColor="text1"/>
          <w:sz w:val="22"/>
          <w:szCs w:val="22"/>
        </w:rPr>
      </w:pPr>
    </w:p>
    <w:p w14:paraId="050DD321" w14:textId="77777777" w:rsidR="00DC5D16" w:rsidRPr="00DC5D16" w:rsidRDefault="00DC5D16" w:rsidP="00394178">
      <w:pPr>
        <w:jc w:val="both"/>
        <w:rPr>
          <w:color w:val="196B24" w:themeColor="accent3"/>
          <w:sz w:val="22"/>
          <w:szCs w:val="22"/>
        </w:rPr>
      </w:pPr>
    </w:p>
    <w:p w14:paraId="39D55B85" w14:textId="77777777" w:rsidR="00DC5D16" w:rsidRPr="00DE5DE3" w:rsidRDefault="00DC5D16" w:rsidP="00394178">
      <w:pPr>
        <w:jc w:val="both"/>
        <w:rPr>
          <w:color w:val="196B24" w:themeColor="accent3"/>
          <w:sz w:val="22"/>
          <w:szCs w:val="22"/>
        </w:rPr>
      </w:pPr>
    </w:p>
    <w:p w14:paraId="0A95B9FF" w14:textId="77777777" w:rsidR="00DE5DE3" w:rsidRPr="00DE5DE3" w:rsidRDefault="00DE5DE3" w:rsidP="00394178">
      <w:pPr>
        <w:jc w:val="both"/>
        <w:rPr>
          <w:color w:val="196B24" w:themeColor="accent3"/>
          <w:sz w:val="22"/>
          <w:szCs w:val="22"/>
        </w:rPr>
      </w:pPr>
    </w:p>
    <w:p w14:paraId="508EC893" w14:textId="77777777" w:rsidR="00DE5DE3" w:rsidRDefault="00DE5DE3" w:rsidP="00394178">
      <w:pPr>
        <w:jc w:val="both"/>
        <w:rPr>
          <w:color w:val="000000" w:themeColor="text1"/>
          <w:sz w:val="22"/>
          <w:szCs w:val="22"/>
        </w:rPr>
      </w:pPr>
    </w:p>
    <w:p w14:paraId="6C131B15" w14:textId="77777777" w:rsidR="00520D4A" w:rsidRPr="00DE5DE3" w:rsidRDefault="00520D4A" w:rsidP="00394178">
      <w:pPr>
        <w:jc w:val="both"/>
        <w:rPr>
          <w:color w:val="000000" w:themeColor="text1"/>
          <w:sz w:val="22"/>
          <w:rPrChange w:id="2" w:author="Sthandiwe Shezi" w:date="2026-04-11T13:21:00Z" w16du:dateUtc="2026-04-11T11:21:00Z">
            <w:rPr>
              <w:color w:val="4EA72E" w:themeColor="accent6"/>
            </w:rPr>
          </w:rPrChange>
        </w:rPr>
      </w:pPr>
    </w:p>
    <w:p w14:paraId="029CE2B1" w14:textId="77777777" w:rsidR="00520D4A" w:rsidRPr="00A748E7" w:rsidRDefault="00520D4A" w:rsidP="00394178">
      <w:pPr>
        <w:jc w:val="both"/>
        <w:rPr>
          <w:color w:val="000000" w:themeColor="text1"/>
          <w:sz w:val="22"/>
          <w:rPrChange w:id="3" w:author="Sthandiwe Shezi" w:date="2026-04-11T13:21:00Z" w16du:dateUtc="2026-04-11T11:21:00Z">
            <w:rPr>
              <w:color w:val="4EA72E" w:themeColor="accent6"/>
            </w:rPr>
          </w:rPrChange>
        </w:rPr>
      </w:pPr>
    </w:p>
    <w:sectPr w:rsidR="00520D4A" w:rsidRPr="00A74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233"/>
    <w:multiLevelType w:val="hybridMultilevel"/>
    <w:tmpl w:val="CED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42CBF"/>
    <w:multiLevelType w:val="hybridMultilevel"/>
    <w:tmpl w:val="9DD2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516748">
    <w:abstractNumId w:val="0"/>
  </w:num>
  <w:num w:numId="2" w16cid:durableId="7852757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handiwe Shezi">
    <w15:presenceInfo w15:providerId="AD" w15:userId="S::202600596@spu.ac.za::73b8d531-2b0e-47a3-b966-85155e74ab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10"/>
    <w:rsid w:val="00004559"/>
    <w:rsid w:val="000127C0"/>
    <w:rsid w:val="000271C0"/>
    <w:rsid w:val="00031CD9"/>
    <w:rsid w:val="000F6CF1"/>
    <w:rsid w:val="00162963"/>
    <w:rsid w:val="001A0E2B"/>
    <w:rsid w:val="00290E1B"/>
    <w:rsid w:val="002C7D8B"/>
    <w:rsid w:val="003533BF"/>
    <w:rsid w:val="00362E7D"/>
    <w:rsid w:val="00394178"/>
    <w:rsid w:val="003B6741"/>
    <w:rsid w:val="00433434"/>
    <w:rsid w:val="004B778B"/>
    <w:rsid w:val="00520D4A"/>
    <w:rsid w:val="005258BC"/>
    <w:rsid w:val="00535B78"/>
    <w:rsid w:val="005A78F6"/>
    <w:rsid w:val="005C1571"/>
    <w:rsid w:val="006B4EB3"/>
    <w:rsid w:val="006B6C7A"/>
    <w:rsid w:val="006D6B56"/>
    <w:rsid w:val="006D73B4"/>
    <w:rsid w:val="007174BE"/>
    <w:rsid w:val="00775C52"/>
    <w:rsid w:val="007A0DBB"/>
    <w:rsid w:val="00880830"/>
    <w:rsid w:val="009012E5"/>
    <w:rsid w:val="009230C4"/>
    <w:rsid w:val="009F7390"/>
    <w:rsid w:val="00A748E7"/>
    <w:rsid w:val="00B25615"/>
    <w:rsid w:val="00B265B6"/>
    <w:rsid w:val="00B52A5D"/>
    <w:rsid w:val="00B66888"/>
    <w:rsid w:val="00C1666A"/>
    <w:rsid w:val="00CA7710"/>
    <w:rsid w:val="00CF6F9D"/>
    <w:rsid w:val="00D04923"/>
    <w:rsid w:val="00D4531E"/>
    <w:rsid w:val="00DC5D16"/>
    <w:rsid w:val="00DE5DE3"/>
    <w:rsid w:val="00DF39AE"/>
    <w:rsid w:val="00E34264"/>
    <w:rsid w:val="00E70161"/>
    <w:rsid w:val="00EE37D9"/>
    <w:rsid w:val="00EE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D057"/>
  <w15:chartTrackingRefBased/>
  <w15:docId w15:val="{CDD1FE34-65ED-4290-8A96-6E0A9AE4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710"/>
    <w:rPr>
      <w:rFonts w:eastAsiaTheme="majorEastAsia" w:cstheme="majorBidi"/>
      <w:color w:val="272727" w:themeColor="text1" w:themeTint="D8"/>
    </w:rPr>
  </w:style>
  <w:style w:type="paragraph" w:styleId="Title">
    <w:name w:val="Title"/>
    <w:basedOn w:val="Normal"/>
    <w:next w:val="Normal"/>
    <w:link w:val="TitleChar"/>
    <w:uiPriority w:val="10"/>
    <w:qFormat/>
    <w:rsid w:val="00CA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710"/>
    <w:pPr>
      <w:spacing w:before="160"/>
      <w:jc w:val="center"/>
    </w:pPr>
    <w:rPr>
      <w:i/>
      <w:iCs/>
      <w:color w:val="404040" w:themeColor="text1" w:themeTint="BF"/>
    </w:rPr>
  </w:style>
  <w:style w:type="character" w:customStyle="1" w:styleId="QuoteChar">
    <w:name w:val="Quote Char"/>
    <w:basedOn w:val="DefaultParagraphFont"/>
    <w:link w:val="Quote"/>
    <w:uiPriority w:val="29"/>
    <w:rsid w:val="00CA7710"/>
    <w:rPr>
      <w:i/>
      <w:iCs/>
      <w:color w:val="404040" w:themeColor="text1" w:themeTint="BF"/>
    </w:rPr>
  </w:style>
  <w:style w:type="paragraph" w:styleId="ListParagraph">
    <w:name w:val="List Paragraph"/>
    <w:basedOn w:val="Normal"/>
    <w:uiPriority w:val="34"/>
    <w:qFormat/>
    <w:rsid w:val="00CA7710"/>
    <w:pPr>
      <w:ind w:left="720"/>
      <w:contextualSpacing/>
    </w:pPr>
  </w:style>
  <w:style w:type="character" w:styleId="IntenseEmphasis">
    <w:name w:val="Intense Emphasis"/>
    <w:basedOn w:val="DefaultParagraphFont"/>
    <w:uiPriority w:val="21"/>
    <w:qFormat/>
    <w:rsid w:val="00CA7710"/>
    <w:rPr>
      <w:i/>
      <w:iCs/>
      <w:color w:val="0F4761" w:themeColor="accent1" w:themeShade="BF"/>
    </w:rPr>
  </w:style>
  <w:style w:type="paragraph" w:styleId="IntenseQuote">
    <w:name w:val="Intense Quote"/>
    <w:basedOn w:val="Normal"/>
    <w:next w:val="Normal"/>
    <w:link w:val="IntenseQuoteChar"/>
    <w:uiPriority w:val="30"/>
    <w:qFormat/>
    <w:rsid w:val="00CA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710"/>
    <w:rPr>
      <w:i/>
      <w:iCs/>
      <w:color w:val="0F4761" w:themeColor="accent1" w:themeShade="BF"/>
    </w:rPr>
  </w:style>
  <w:style w:type="character" w:styleId="IntenseReference">
    <w:name w:val="Intense Reference"/>
    <w:basedOn w:val="DefaultParagraphFont"/>
    <w:uiPriority w:val="32"/>
    <w:qFormat/>
    <w:rsid w:val="00CA7710"/>
    <w:rPr>
      <w:b/>
      <w:bCs/>
      <w:smallCaps/>
      <w:color w:val="0F4761" w:themeColor="accent1" w:themeShade="BF"/>
      <w:spacing w:val="5"/>
    </w:rPr>
  </w:style>
  <w:style w:type="character" w:styleId="Hyperlink">
    <w:name w:val="Hyperlink"/>
    <w:basedOn w:val="DefaultParagraphFont"/>
    <w:uiPriority w:val="99"/>
    <w:unhideWhenUsed/>
    <w:rsid w:val="00CF6F9D"/>
    <w:rPr>
      <w:color w:val="467886" w:themeColor="hyperlink"/>
      <w:u w:val="single"/>
    </w:rPr>
  </w:style>
  <w:style w:type="character" w:styleId="UnresolvedMention">
    <w:name w:val="Unresolved Mention"/>
    <w:basedOn w:val="DefaultParagraphFont"/>
    <w:uiPriority w:val="99"/>
    <w:semiHidden/>
    <w:unhideWhenUsed/>
    <w:rsid w:val="00CF6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ammablesearchengine.google.com/about/" TargetMode="Externa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holar.google.com/" TargetMode="External"/><Relationship Id="rId5" Type="http://schemas.openxmlformats.org/officeDocument/2006/relationships/styles" Target="styles.xml"/><Relationship Id="rId10" Type="http://schemas.openxmlformats.org/officeDocument/2006/relationships/hyperlink" Target="https://stemfinity.com/blogs/free-stem-resources?srsltid=AfmBOoq48P6PfdD702jy7qCDViTb3yXGoCZT9EP_RBGkEPU_DPEKpmAC" TargetMode="External"/><Relationship Id="rId4" Type="http://schemas.openxmlformats.org/officeDocument/2006/relationships/numbering" Target="numbering.xml"/><Relationship Id="rId9" Type="http://schemas.openxmlformats.org/officeDocument/2006/relationships/hyperlink" Target="https://www.oxfordlearnersdictionari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631F01AE97D749A040A7CCEB4F307D" ma:contentTypeVersion="4" ma:contentTypeDescription="Create a new document." ma:contentTypeScope="" ma:versionID="746f83abfe555d947b66b8f1579c4449">
  <xsd:schema xmlns:xsd="http://www.w3.org/2001/XMLSchema" xmlns:xs="http://www.w3.org/2001/XMLSchema" xmlns:p="http://schemas.microsoft.com/office/2006/metadata/properties" xmlns:ns3="00ccdc4e-cbcd-4816-969b-5ab388e46ab6" targetNamespace="http://schemas.microsoft.com/office/2006/metadata/properties" ma:root="true" ma:fieldsID="50aac812460ca6558e0523ec24aaab06" ns3:_="">
    <xsd:import namespace="00ccdc4e-cbcd-4816-969b-5ab388e46a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dc4e-cbcd-4816-969b-5ab388e46a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B6134-1BF0-41D8-9D6D-1FA6759CE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dc4e-cbcd-4816-969b-5ab388e46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94E5A6-F2A2-4D1D-B172-DF9FCD0E9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1280B3-865D-4880-A11C-0C88B92300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897</Words>
  <Characters>5322</Characters>
  <Application>Microsoft Office Word</Application>
  <DocSecurity>0</DocSecurity>
  <Lines>483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Saint-Francis Jojo Jay-Lee April</dc:creator>
  <cp:keywords/>
  <dc:description/>
  <cp:lastModifiedBy>Saint-Francis Jojo Jay-Lee April</cp:lastModifiedBy>
  <cp:revision>3</cp:revision>
  <dcterms:created xsi:type="dcterms:W3CDTF">2026-04-11T12:56:00Z</dcterms:created>
  <dcterms:modified xsi:type="dcterms:W3CDTF">2026-04-12T13:15:00Z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0x0101003C631F01AE97D749A040A7CCEB4F307D</vt:lpwstr>
  </property>
</Properties>
</file>